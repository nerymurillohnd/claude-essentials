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Supply Agreement</w:t>
      </w:r>
    </w:p>
    <w:p>
      <w:r>
        <w:t>Clause 1. The supplier ships 200 kg per month.</w:t>
      </w:r>
    </w:p>
    <w:p>
      <w:pPr>
        <w:pStyle w:val="Heading2"/>
      </w:pPr>
      <w:r>
        <w:t>Payment</w:t>
      </w:r>
    </w:p>
    <w:p>
      <w:commentRangeStart w:id="0"/>
      <w:r>
        <w:t>Clause 2. Payment terms are net 30 days.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Price USD</w:t>
            </w:r>
          </w:p>
        </w:tc>
      </w:tr>
      <w:tr>
        <w:tc>
          <w:tcPr>
            <w:tcW w:type="dxa" w:w="4320"/>
          </w:tcPr>
          <w:p>
            <w:r>
              <w:t>BAT-1</w:t>
            </w:r>
          </w:p>
        </w:tc>
        <w:tc>
          <w:tcPr>
            <w:tcW w:type="dxa" w:w="4320"/>
          </w:tcPr>
          <w:p>
            <w:r>
              <w:t>42.00</w:t>
            </w:r>
          </w:p>
        </w:tc>
      </w:tr>
      <w:tr>
        <w:tc>
          <w:tcPr>
            <w:tcW w:type="dxa" w:w="4320"/>
          </w:tcPr>
          <w:p>
            <w:r>
              <w:t>BAT-5</w:t>
            </w:r>
          </w:p>
        </w:tc>
        <w:tc>
          <w:tcPr>
            <w:tcW w:type="dxa" w:w="4320"/>
          </w:tcPr>
          <w:p>
            <w:r>
              <w:t>180.00</w:t>
            </w:r>
          </w:p>
        </w:tc>
      </w:tr>
    </w:tbl>
    <w:p>
      <w:r>
        <w:t xml:space="preserve">Clause 3. Delivery is </w:t>
      </w:r>
      <w:del w:id="901" w:author="Buyer" w:date="2026-09-01T10:00:00Z">
        <w:r>
          <w:delText>FOB</w:delText>
        </w:r>
      </w:del>
      <w:ins w:id="902" w:author="Buyer" w:date="2026-09-01T10:00:00Z">
        <w:r>
          <w:t>CIF</w:t>
        </w:r>
      </w:ins>
      <w:r>
        <w:t xml:space="preserve"> Puerto Cortes.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09-22T02:42:28Z">
    <w:p>
      <w:pPr>
        <w:pStyle w:val="CommentText"/>
      </w:pPr>
      <w:r>
        <w:rPr>
          <w:rStyle w:val="CommentReference"/>
        </w:rPr>
        <w:annotationRef/>
      </w:r>
      <w:r>
        <w:t>Confirm with finance before signing.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